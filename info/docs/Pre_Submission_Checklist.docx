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rPr/>
      </w:pPr>
      <w:sdt>
        <w:sdtPr>
          <w:id w:val="152148057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73e8"/>
              <w:sz w:val="52"/>
              <w:szCs w:val="52"/>
              <w:rtl w:val="0"/>
            </w:rPr>
            <w:t xml:space="preserve">✅  Pre-Submission Checklist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a73e8" w:space="4" w:sz="8" w:val="single"/>
        </w:pBdr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color w:val="6b7280"/>
          <w:sz w:val="24"/>
          <w:szCs w:val="24"/>
          <w:rtl w:val="0"/>
        </w:rPr>
        <w:t xml:space="preserve">Complete all REQUIRED items before submitting your game for acceptance testing</w:t>
      </w:r>
      <w:r w:rsidDel="00000000" w:rsidR="00000000" w:rsidRPr="00000000">
        <w:rPr>
          <w:rtl w:val="0"/>
        </w:rPr>
      </w:r>
    </w:p>
    <w:tbl>
      <w:tblPr>
        <w:tblStyle w:val="Table1"/>
        <w:tblW w:w="13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400"/>
        <w:gridCol w:w="2400"/>
        <w:gridCol w:w="4400"/>
        <w:tblGridChange w:id="0">
          <w:tblGrid>
            <w:gridCol w:w="2400"/>
            <w:gridCol w:w="4400"/>
            <w:gridCol w:w="2400"/>
            <w:gridCol w:w="4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7280"/>
                <w:sz w:val="20"/>
                <w:szCs w:val="20"/>
                <w:rtl w:val="0"/>
              </w:rPr>
              <w:t xml:space="preserve">Game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7280"/>
                <w:sz w:val="20"/>
                <w:szCs w:val="20"/>
                <w:rtl w:val="0"/>
              </w:rPr>
              <w:t xml:space="preserve">Game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7280"/>
                <w:sz w:val="20"/>
                <w:szCs w:val="20"/>
                <w:rtl w:val="0"/>
              </w:rPr>
              <w:t xml:space="preserve">Submission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7280"/>
                <w:sz w:val="20"/>
                <w:szCs w:val="20"/>
                <w:rtl w:val="0"/>
              </w:rPr>
              <w:t xml:space="preserve">BGaming 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7280"/>
                <w:sz w:val="20"/>
                <w:szCs w:val="20"/>
                <w:rtl w:val="0"/>
              </w:rPr>
              <w:t xml:space="preserve">Version /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7280"/>
                <w:sz w:val="20"/>
                <w:szCs w:val="20"/>
                <w:rtl w:val="0"/>
              </w:rPr>
              <w:t xml:space="preserve">Submission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4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5"/>
        <w:gridCol w:w="1605"/>
        <w:gridCol w:w="285"/>
        <w:gridCol w:w="1995"/>
        <w:gridCol w:w="1050"/>
        <w:gridCol w:w="1230"/>
        <w:tblGridChange w:id="0">
          <w:tblGrid>
            <w:gridCol w:w="285"/>
            <w:gridCol w:w="1605"/>
            <w:gridCol w:w="285"/>
            <w:gridCol w:w="1995"/>
            <w:gridCol w:w="1050"/>
            <w:gridCol w:w="12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Not checked yet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sdt>
              <w:sdtPr>
                <w:id w:val="695898777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6b7280"/>
                    <w:sz w:val="22"/>
                    <w:szCs w:val="22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2"/>
                <w:szCs w:val="22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Not applicable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left w:color="1a73e8" w:space="10" w:sz="14" w:val="single"/>
        </w:pBdr>
        <w:shd w:fill="eff6ff" w:val="clear"/>
        <w:spacing w:after="180" w:before="120" w:lineRule="auto"/>
        <w:ind w:left="380" w:firstLine="0"/>
        <w:rPr/>
      </w:pPr>
      <w:r w:rsidDel="00000000" w:rsidR="00000000" w:rsidRPr="00000000">
        <w:rPr>
          <w:rFonts w:ascii="Arial" w:cs="Arial" w:eastAsia="Arial" w:hAnsi="Arial"/>
          <w:color w:val="1a73e8"/>
          <w:sz w:val="19"/>
          <w:szCs w:val="19"/>
          <w:rtl w:val="0"/>
        </w:rPr>
        <w:t xml:space="preserve">📋  How to use: Print or fill digitally. Check off each item as it's confirmed. Submit this completed checklist together with your game artifacts.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e5e7eb" w:space="0" w:sz="4" w:val="single"/>
          <w:left w:color="1a73e8" w:space="10" w:sz="16" w:val="single"/>
          <w:bottom w:color="auto" w:space="0" w:sz="0" w:val="none"/>
          <w:right w:color="auto" w:space="0" w:sz="0" w:val="none"/>
        </w:pBdr>
        <w:shd w:fill="eff6ff" w:val="clear"/>
        <w:spacing w:after="0" w:before="36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📦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30"/>
          <w:szCs w:val="30"/>
          <w:rtl w:val="0"/>
        </w:rPr>
        <w:t xml:space="preserve">1.  Submission Artifacts</w:t>
      </w:r>
      <w:r w:rsidDel="00000000" w:rsidR="00000000" w:rsidRPr="00000000">
        <w:rPr>
          <w:rFonts w:ascii="Arial" w:cs="Arial" w:eastAsia="Arial" w:hAnsi="Arial"/>
          <w:color w:val="9ca3af"/>
          <w:sz w:val="20"/>
          <w:szCs w:val="20"/>
          <w:rtl w:val="0"/>
        </w:rPr>
        <w:t xml:space="preserve">   What to include in your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520.0" w:type="dxa"/>
        <w:jc w:val="left"/>
        <w:tblBorders>
          <w:top w:color="000000" w:space="0" w:sz="0" w:val="nil"/>
          <w:left w:color="1a73e8" w:space="0" w:sz="16" w:val="single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7600"/>
        <w:gridCol w:w="1400"/>
        <w:tblGridChange w:id="0">
          <w:tblGrid>
            <w:gridCol w:w="520"/>
            <w:gridCol w:w="76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Game Design Document (GDD) provided</w:t>
            </w:r>
            <w:sdt>
              <w:sdtPr>
                <w:id w:val="144101012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6b7280"/>
                    <w:sz w:val="18"/>
                    <w:szCs w:val="18"/>
                    <w:rtl w:val="0"/>
                  </w:rPr>
                  <w:t xml:space="preserve">   → 00. Getting Started → How to Provide Game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Clickable prototype included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Interactive mock-up or playable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Full game description written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Mechanics, features, math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Game presentation prepared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Slide deck covering main features and math highlights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Docker container — game frontend built and tagged</w:t>
            </w:r>
            <w:r w:rsidDel="00000000" w:rsidR="00000000" w:rsidRPr="00000000">
              <w:rPr>
                <w:rtl w:val="0"/>
              </w:rPr>
            </w:r>
          </w:p>
          <w:sdt>
            <w:sdtPr>
              <w:id w:val="-1953527868"/>
              <w:tag w:val="goog_rdk_4"/>
            </w:sdtPr>
            <w:sdtContent>
              <w:p w:rsidR="00000000" w:rsidDel="00000000" w:rsidP="00000000" w:rsidRDefault="00000000" w:rsidRPr="00000000" w14:paraId="0000002C">
                <w:pPr>
                  <w:spacing w:after="0" w:before="0" w:lineRule="auto"/>
                  <w:rPr>
                    <w:ins w:author="Dzmitry Kantsavy" w:id="0" w:date="2026-03-02T13:07:21Z"/>
                    <w:rFonts w:ascii="Arial" w:cs="Arial" w:eastAsia="Arial" w:hAnsi="Arial"/>
                    <w:i w:val="1"/>
                    <w:iCs w:val="1"/>
                    <w:color w:val="6b728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color w:val="6b7280"/>
                    <w:sz w:val="18"/>
                    <w:szCs w:val="18"/>
                    <w:rtl w:val="0"/>
                  </w:rPr>
                  <w:t xml:space="preserve">Image pushed to BGaming registry; server runs on port 80</w:t>
                </w:r>
                <w:sdt>
                  <w:sdtPr>
                    <w:id w:val="694537080"/>
                    <w:tag w:val="goog_rdk_3"/>
                  </w:sdtPr>
                  <w:sdtContent>
                    <w:ins w:author="Dzmitry Kantsavy" w:id="0" w:date="2026-03-02T13:07:21Z">
                      <w:r w:rsidDel="00000000" w:rsidR="00000000" w:rsidRPr="00000000">
                        <w:rPr>
                          <w:rFonts w:ascii="Arial" w:cs="Arial" w:eastAsia="Arial" w:hAnsi="Arial"/>
                          <w:i w:val="1"/>
                          <w:iCs w:val="1"/>
                          <w:color w:val="6b7280"/>
                          <w:sz w:val="18"/>
                          <w:szCs w:val="18"/>
                          <w:rtl w:val="0"/>
                        </w:rPr>
                        <w:t xml:space="preserve">;</w:t>
                      </w:r>
                    </w:ins>
                  </w:sdtContent>
                </w:sdt>
              </w:p>
            </w:sdtContent>
          </w:sdt>
          <w:sdt>
            <w:sdtPr>
              <w:id w:val="-1060526796"/>
              <w:tag w:val="goog_rdk_10"/>
            </w:sdtPr>
            <w:sdtContent>
              <w:p w:rsidR="00000000" w:rsidDel="00000000" w:rsidP="00000000" w:rsidRDefault="00000000" w:rsidRPr="00000000" w14:paraId="0000002D">
                <w:pPr>
                  <w:rPr>
                    <w:i w:val="1"/>
                    <w:iCs w:val="1"/>
                    <w:color w:val="666666"/>
                    <w:sz w:val="18"/>
                    <w:szCs w:val="18"/>
                    <w:rPrChange w:author="Dzmitry Kantsavy" w:id="1" w:date="2026-03-02T13:07:21Z">
                      <w:rPr/>
                    </w:rPrChange>
                  </w:rPr>
                  <w:pPrChange w:author="Dzmitry Kantsavy" w:id="0" w:date="2026-03-02T13:07:21Z">
                    <w:pPr>
                      <w:spacing w:after="0" w:before="0" w:lineRule="auto"/>
                    </w:pPr>
                  </w:pPrChange>
                </w:pPr>
                <w:sdt>
                  <w:sdtPr>
                    <w:id w:val="43028493"/>
                    <w:tag w:val="goog_rdk_5"/>
                  </w:sdtPr>
                  <w:sdtContent>
                    <w:ins w:author="Dzmitry Kantsavy" w:id="0" w:date="2026-03-02T13:07:21Z"/>
                    <w:sdt>
                      <w:sdtPr>
                        <w:id w:val="687608442"/>
                        <w:tag w:val="goog_rdk_6"/>
                      </w:sdtPr>
                      <w:sdtContent>
                        <w:ins w:author="Dzmitry Kantsavy" w:id="0" w:date="2026-03-02T13:07:21Z">
                          <w:r w:rsidDel="00000000" w:rsidR="00000000" w:rsidRPr="00000000">
                            <w:rPr>
                              <w:i w:val="1"/>
                              <w:iCs w:val="1"/>
                              <w:color w:val="666666"/>
                              <w:sz w:val="18"/>
                              <w:szCs w:val="18"/>
                              <w:rtl w:val="0"/>
                              <w:rPrChange w:author="Dzmitry Kantsavy" w:id="1" w:date="2026-03-02T13:07:21Z">
                                <w:rPr>
                                  <w:rFonts w:ascii="Arial" w:cs="Arial" w:eastAsia="Arial" w:hAnsi="Arial"/>
                                  <w:i w:val="1"/>
                                  <w:iCs w:val="1"/>
                                  <w:color w:val="6b7280"/>
                                  <w:sz w:val="18"/>
                                  <w:szCs w:val="18"/>
                                </w:rPr>
                              </w:rPrChange>
                            </w:rPr>
                            <w:t xml:space="preserve">should be a simple nginx-based image that only serves </w:t>
                          </w:r>
                        </w:ins>
                      </w:sdtContent>
                    </w:sdt>
                    <w:ins w:author="Dzmitry Kantsavy" w:id="0" w:date="2026-03-02T13:07:21Z">
                      <w:sdt>
                        <w:sdtPr>
                          <w:id w:val="-564922353"/>
                          <w:tag w:val="goog_rdk_7"/>
                        </w:sdtPr>
                        <w:sdtContent>
                          <w:r w:rsidDel="00000000" w:rsidR="00000000" w:rsidRPr="00000000">
                            <w:rPr>
                              <w:i w:val="1"/>
                              <w:iCs w:val="1"/>
                              <w:color w:val="666666"/>
                              <w:sz w:val="18"/>
                              <w:szCs w:val="18"/>
                              <w:rtl w:val="0"/>
                              <w:rPrChange w:author="Dzmitry Kantsavy" w:id="1" w:date="2026-03-02T13:07:21Z">
                                <w:rPr>
                                  <w:rFonts w:ascii="Arial" w:cs="Arial" w:eastAsia="Arial" w:hAnsi="Arial"/>
                                  <w:i w:val="1"/>
                                  <w:iCs w:val="1"/>
                                  <w:color w:val="6b7280"/>
                                  <w:sz w:val="18"/>
                                  <w:szCs w:val="18"/>
                                </w:rPr>
                              </w:rPrChange>
                            </w:rPr>
                            <w:t xml:space="preserve">prebuilt </w:t>
                          </w:r>
                        </w:sdtContent>
                      </w:sdt>
                      <w:sdt>
                        <w:sdtPr>
                          <w:id w:val="-552252157"/>
                          <w:tag w:val="goog_rdk_8"/>
                        </w:sdtPr>
                        <w:sdtContent>
                          <w:r w:rsidDel="00000000" w:rsidR="00000000" w:rsidRPr="00000000">
                            <w:rPr>
                              <w:i w:val="1"/>
                              <w:iCs w:val="1"/>
                              <w:color w:val="666666"/>
                              <w:sz w:val="18"/>
                              <w:szCs w:val="18"/>
                              <w:rtl w:val="0"/>
                              <w:rPrChange w:author="Dzmitry Kantsavy" w:id="1" w:date="2026-03-02T13:07:21Z">
                                <w:rPr>
                                  <w:rFonts w:ascii="Arial" w:cs="Arial" w:eastAsia="Arial" w:hAnsi="Arial"/>
                                  <w:i w:val="1"/>
                                  <w:iCs w:val="1"/>
                                  <w:color w:val="6b7280"/>
                                  <w:sz w:val="18"/>
                                  <w:szCs w:val="18"/>
                                </w:rPr>
                              </w:rPrChange>
                            </w:rPr>
                            <w:t xml:space="preserve">static assets</w:t>
                          </w:r>
                        </w:sdtContent>
                      </w:sdt>
                    </w:ins>
                  </w:sdtContent>
                </w:sdt>
                <w:sdt>
                  <w:sdtPr>
                    <w:id w:val="325308910"/>
                    <w:tag w:val="goog_rdk_9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Docker container — game backend (game function) built and tagged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Image pushed to BGaming registry; server </w:t>
            </w:r>
            <w:sdt>
              <w:sdtPr>
                <w:id w:val="-839217449"/>
                <w:tag w:val="goog_rdk_11"/>
              </w:sdtPr>
              <w:sdtContent>
                <w:ins w:author="Dzmitry Kantsavy" w:id="2" w:date="2026-03-02T13:08:19Z"/>
                <w:sdt>
                  <w:sdtPr>
                    <w:id w:val="-682381322"/>
                    <w:tag w:val="goog_rdk_12"/>
                  </w:sdtPr>
                  <w:sdtContent>
                    <w:ins w:author="Dzmitry Kantsavy" w:id="2" w:date="2026-03-02T13:08:19Z">
                      <w:r w:rsidDel="00000000" w:rsidR="00000000" w:rsidRPr="00000000">
                        <w:rPr>
                          <w:i w:val="1"/>
                          <w:iCs w:val="1"/>
                          <w:color w:val="6b7280"/>
                          <w:sz w:val="18"/>
                          <w:szCs w:val="18"/>
                          <w:rtl w:val="0"/>
                          <w:rPrChange w:author="Dzmitry Kantsavy" w:id="3" w:date="2026-03-02T13:08:19Z">
                            <w:rPr>
                              <w:rFonts w:ascii="Arial" w:cs="Arial" w:eastAsia="Arial" w:hAnsi="Arial"/>
                              <w:i w:val="1"/>
                              <w:iCs w:val="1"/>
                              <w:color w:val="6b7280"/>
                              <w:sz w:val="18"/>
                              <w:szCs w:val="18"/>
                            </w:rPr>
                          </w:rPrChange>
                        </w:rPr>
                        <w:t xml:space="preserve">exposes http endpoint on port </w:t>
                      </w:r>
                    </w:ins>
                  </w:sdtContent>
                </w:sdt>
                <w:ins w:author="Dzmitry Kantsavy" w:id="2" w:date="2026-03-02T13:08:19Z">
                  <w:sdt>
                    <w:sdtPr>
                      <w:id w:val="-531179950"/>
                      <w:tag w:val="goog_rdk_13"/>
                    </w:sdtPr>
                    <w:sdtContent>
                      <w:r w:rsidDel="00000000" w:rsidR="00000000" w:rsidRPr="00000000">
                        <w:rPr>
                          <w:i w:val="1"/>
                          <w:iCs w:val="1"/>
                          <w:color w:val="6b7280"/>
                          <w:sz w:val="18"/>
                          <w:szCs w:val="18"/>
                          <w:rtl w:val="0"/>
                          <w:rPrChange w:author="Dzmitry Kantsavy" w:id="3" w:date="2026-03-02T13:08:19Z">
                            <w:rPr>
                              <w:rFonts w:ascii="Arial" w:cs="Arial" w:eastAsia="Arial" w:hAnsi="Arial"/>
                              <w:i w:val="1"/>
                              <w:iCs w:val="1"/>
                              <w:color w:val="6b7280"/>
                              <w:sz w:val="18"/>
                              <w:szCs w:val="18"/>
                            </w:rPr>
                          </w:rPrChange>
                        </w:rPr>
                        <w:t xml:space="preserve">80</w:t>
                      </w:r>
                    </w:sdtContent>
                  </w:sdt>
                  <w:sdt>
                    <w:sdtPr>
                      <w:id w:val="868345524"/>
                      <w:tag w:val="goog_rdk_14"/>
                    </w:sdtPr>
                    <w:sdtContent>
                      <w:r w:rsidDel="00000000" w:rsidR="00000000" w:rsidRPr="00000000">
                        <w:rPr>
                          <w:i w:val="1"/>
                          <w:iCs w:val="1"/>
                          <w:color w:val="6b7280"/>
                          <w:sz w:val="18"/>
                          <w:szCs w:val="18"/>
                          <w:rtl w:val="0"/>
                          <w:rPrChange w:author="Dzmitry Kantsavy" w:id="3" w:date="2026-03-02T13:08:19Z">
                            <w:rPr>
                              <w:rFonts w:ascii="Arial" w:cs="Arial" w:eastAsia="Arial" w:hAnsi="Arial"/>
                              <w:i w:val="1"/>
                              <w:iCs w:val="1"/>
                              <w:color w:val="6b7280"/>
                              <w:sz w:val="18"/>
                              <w:szCs w:val="18"/>
                            </w:rPr>
                          </w:rPrChange>
                        </w:rPr>
                        <w:t xml:space="preserve"> at `/api` path</w:t>
                      </w:r>
                    </w:sdtContent>
                  </w:sdt>
                </w:ins>
              </w:sdtContent>
            </w:sdt>
            <w:sdt>
              <w:sdtPr>
                <w:id w:val="2084854362"/>
                <w:tag w:val="goog_rdk_15"/>
              </w:sdtPr>
              <w:sdtContent>
                <w:del w:author="Dzmitry Kantsavy" w:id="2" w:date="2026-03-02T13:08:19Z"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color w:val="6b7280"/>
                      <w:sz w:val="18"/>
                      <w:szCs w:val="18"/>
                      <w:rtl w:val="0"/>
                    </w:rPr>
                    <w:delText xml:space="preserve">runs on port 80</w:delText>
                  </w:r>
                </w:del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Set of game icons provided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sdt>
              <w:sdtPr>
                <w:id w:val="-942065732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6b7280"/>
                    <w:sz w:val="18"/>
                    <w:szCs w:val="18"/>
                    <w:rtl w:val="0"/>
                  </w:rPr>
                  <w:t xml:space="preserve">All required sizes — see 02. Game UI → Publishing UI Requirements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Background images provided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All required sizes and resolutions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Game settings list prepared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All configurable parameters with descriptions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Max Multiplier value declared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Used by BGaming to verify math and configure max win 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right"/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43">
            <w:pPr>
              <w:jc w:val="right"/>
              <w:rPr>
                <w:b w:val="1"/>
                <w:bCs w:val="1"/>
                <w:color w:val="dc262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right"/>
              <w:rPr>
                <w:b w:val="1"/>
                <w:bCs w:val="1"/>
                <w:color w:val="dc262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right"/>
              <w:rPr>
                <w:b w:val="1"/>
                <w:bCs w:val="1"/>
                <w:color w:val="dc262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  <w:color w:val="dc262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e5e7eb" w:space="0" w:sz="4" w:val="single"/>
          <w:left w:color="7c3aed" w:space="10" w:sz="16" w:val="single"/>
          <w:bottom w:color="auto" w:space="0" w:sz="0" w:val="none"/>
          <w:right w:color="auto" w:space="0" w:sz="0" w:val="none"/>
        </w:pBdr>
        <w:shd w:fill="f5f3ff" w:val="clear"/>
        <w:spacing w:after="0" w:before="36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🔧  </w:t>
      </w: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30"/>
          <w:szCs w:val="30"/>
          <w:rtl w:val="0"/>
        </w:rPr>
        <w:t xml:space="preserve">2.  Technical Requirements</w:t>
      </w:r>
      <w:r w:rsidDel="00000000" w:rsidR="00000000" w:rsidRPr="00000000">
        <w:rPr>
          <w:rFonts w:ascii="Arial" w:cs="Arial" w:eastAsia="Arial" w:hAnsi="Arial"/>
          <w:color w:val="9ca3af"/>
          <w:sz w:val="20"/>
          <w:szCs w:val="20"/>
          <w:rtl w:val="0"/>
        </w:rPr>
        <w:t xml:space="preserve">   API, architecture, core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280"/>
          <w:sz w:val="18"/>
          <w:szCs w:val="18"/>
          <w:rtl w:val="0"/>
        </w:rPr>
        <w:t xml:space="preserve">GAME ARCHITECTURE</w:t>
      </w:r>
      <w:r w:rsidDel="00000000" w:rsidR="00000000" w:rsidRPr="00000000">
        <w:rPr>
          <w:rtl w:val="0"/>
        </w:rPr>
      </w:r>
    </w:p>
    <w:tbl>
      <w:tblPr>
        <w:tblStyle w:val="Table4"/>
        <w:tblW w:w="9520.0" w:type="dxa"/>
        <w:jc w:val="left"/>
        <w:tblBorders>
          <w:top w:color="000000" w:space="0" w:sz="0" w:val="nil"/>
          <w:left w:color="7c3aed" w:space="0" w:sz="16" w:val="single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7600"/>
        <w:gridCol w:w="1400"/>
        <w:tblGridChange w:id="0">
          <w:tblGrid>
            <w:gridCol w:w="520"/>
            <w:gridCol w:w="76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Game implemented as a pure function (</w:t>
            </w:r>
            <w:sdt>
              <w:sdtPr>
                <w:id w:val="1965412217"/>
                <w:tag w:val="goog_rdk_17"/>
              </w:sdtPr>
              <w:sdtContent>
                <w:ins w:author="Dzmitry Kantsavy" w:id="4" w:date="2026-03-02T13:09:57Z"/>
                <w:sdt>
                  <w:sdtPr>
                    <w:id w:val="1063541589"/>
                    <w:tag w:val="goog_rdk_18"/>
                  </w:sdtPr>
                  <w:sdtContent>
                    <w:ins w:author="Dzmitry Kantsavy" w:id="4" w:date="2026-03-02T13:09:57Z">
                      <w:r w:rsidDel="00000000" w:rsidR="00000000" w:rsidRPr="00000000">
                        <w:rPr>
                          <w:sz w:val="21"/>
                          <w:szCs w:val="21"/>
                          <w:rtl w:val="0"/>
                          <w:rPrChange w:author="Dzmitry Kantsavy" w:id="5" w:date="2026-03-02T13:09:57Z">
                            <w:rPr>
                              <w:rFonts w:ascii="Arial" w:cs="Arial" w:eastAsia="Arial" w:hAnsi="Arial"/>
                              <w:color w:val="1f2937"/>
                              <w:sz w:val="21"/>
                              <w:szCs w:val="21"/>
                            </w:rPr>
                          </w:rPrChange>
                        </w:rPr>
                        <w:t xml:space="preserve">no internal state</w:t>
                      </w:r>
                    </w:ins>
                  </w:sdtContent>
                </w:sdt>
                <w:ins w:author="Dzmitry Kantsavy" w:id="4" w:date="2026-03-02T13:09:57Z">
                  <w:r w:rsidDel="00000000" w:rsidR="00000000" w:rsidRPr="00000000">
                    <w:rPr>
                      <w:rFonts w:ascii="Arial" w:cs="Arial" w:eastAsia="Arial" w:hAnsi="Arial"/>
                      <w:color w:val="1f2937"/>
                      <w:sz w:val="21"/>
                      <w:szCs w:val="21"/>
                      <w:rtl w:val="0"/>
                    </w:rPr>
                    <w:t xml:space="preserve">, </w:t>
                  </w:r>
                </w:ins>
              </w:sdtContent>
            </w:sdt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no side effects, no external </w:t>
            </w:r>
            <w:sdt>
              <w:sdtPr>
                <w:id w:val="-1503322311"/>
                <w:tag w:val="goog_rdk_19"/>
              </w:sdtPr>
              <w:sdtContent>
                <w:ins w:author="Dzmitry Kantsavy" w:id="6" w:date="2026-03-02T13:10:01Z"/>
                <w:sdt>
                  <w:sdtPr>
                    <w:id w:val="1034758166"/>
                    <w:tag w:val="goog_rdk_20"/>
                  </w:sdtPr>
                  <w:sdtContent>
                    <w:ins w:author="Dzmitry Kantsavy" w:id="6" w:date="2026-03-02T13:10:01Z">
                      <w:r w:rsidDel="00000000" w:rsidR="00000000" w:rsidRPr="00000000">
                        <w:rPr>
                          <w:sz w:val="21"/>
                          <w:szCs w:val="21"/>
                          <w:rtl w:val="0"/>
                          <w:rPrChange w:author="Dzmitry Kantsavy" w:id="7" w:date="2026-03-02T13:10:01Z">
                            <w:rPr>
                              <w:rFonts w:ascii="Arial" w:cs="Arial" w:eastAsia="Arial" w:hAnsi="Arial"/>
                              <w:color w:val="1f2937"/>
                              <w:sz w:val="21"/>
                              <w:szCs w:val="21"/>
                            </w:rPr>
                          </w:rPrChange>
                        </w:rPr>
                        <w:t xml:space="preserve">dependencies(DB/cache/message broker/etc) </w:t>
                      </w:r>
                    </w:ins>
                  </w:sdtContent>
                </w:sdt>
                <w:ins w:author="Dzmitry Kantsavy" w:id="6" w:date="2026-03-02T13:10:01Z"/>
              </w:sdtContent>
            </w:sdt>
            <w:sdt>
              <w:sdtPr>
                <w:id w:val="1256990689"/>
                <w:tag w:val="goog_rdk_21"/>
              </w:sdtPr>
              <w:sdtContent>
                <w:del w:author="Dzmitry Kantsavy" w:id="6" w:date="2026-03-02T13:10:01Z"/>
                <w:sdt>
                  <w:sdtPr>
                    <w:id w:val="-990096694"/>
                    <w:tag w:val="goog_rdk_22"/>
                  </w:sdtPr>
                  <w:sdtContent>
                    <w:del w:author="Dzmitry Kantsavy" w:id="6" w:date="2026-03-02T13:10:01Z">
                      <w:r w:rsidDel="00000000" w:rsidR="00000000" w:rsidRPr="00000000">
                        <w:rPr>
                          <w:sz w:val="21"/>
                          <w:szCs w:val="21"/>
                          <w:rtl w:val="0"/>
                          <w:rPrChange w:author="Dzmitry Kantsavy" w:id="7" w:date="2026-03-02T13:10:01Z">
                            <w:rPr>
                              <w:rFonts w:ascii="Arial" w:cs="Arial" w:eastAsia="Arial" w:hAnsi="Arial"/>
                              <w:color w:val="1f2937"/>
                              <w:sz w:val="21"/>
                              <w:szCs w:val="21"/>
                            </w:rPr>
                          </w:rPrChange>
                        </w:rPr>
                        <w:delText xml:space="preserve">DB</w:delText>
                      </w:r>
                    </w:del>
                  </w:sdtContent>
                </w:sdt>
                <w:del w:author="Dzmitry Kantsavy" w:id="6" w:date="2026-03-02T13:10:01Z">
                  <w:r w:rsidDel="00000000" w:rsidR="00000000" w:rsidRPr="00000000">
                    <w:rPr>
                      <w:rFonts w:ascii="Arial" w:cs="Arial" w:eastAsia="Arial" w:hAnsi="Arial"/>
                      <w:color w:val="1f2937"/>
                      <w:sz w:val="21"/>
                      <w:szCs w:val="21"/>
                      <w:rtl w:val="0"/>
                    </w:rPr>
                    <w:delText xml:space="preserve"> calls</w:delText>
                  </w:r>
                </w:del>
              </w:sdtContent>
            </w:sdt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Runner provides all state; game returns updated state + 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sdt>
              <w:sdtPr>
                <w:id w:val="-1986421619"/>
                <w:tag w:val="goog_rdk_23"/>
              </w:sdtPr>
              <w:sdtContent>
                <w:commentRangeStart w:id="0"/>
              </w:sdtContent>
            </w:sdt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init method responds correctly with balance, state, config, urls</w:t>
            </w:r>
            <w:commentRangeEnd w:id="0"/>
            <w:r w:rsidDel="00000000" w:rsidR="00000000" w:rsidRPr="00000000">
              <w:commentReference w:id="0"/>
            </w:r>
            <w:sdt>
              <w:sdtPr>
                <w:id w:val="-1429253144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6b7280"/>
                    <w:sz w:val="18"/>
                    <w:szCs w:val="18"/>
                    <w:rtl w:val="0"/>
                  </w:rPr>
                  <w:t xml:space="preserve">   → 01. Technical → API Reference → init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info method responds correctly with balance and freebets</w:t>
            </w:r>
            <w:sdt>
              <w:sdtPr>
                <w:id w:val="-1916085396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6b7280"/>
                    <w:sz w:val="18"/>
                    <w:szCs w:val="18"/>
                    <w:rtl w:val="0"/>
                  </w:rPr>
                  <w:t xml:space="preserve">   → 01. Technical → API Reference → info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play method responds with round, step, balance, resp, final, state_lock</w:t>
            </w:r>
            <w:sdt>
              <w:sdtPr>
                <w:id w:val="1245405892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6b7280"/>
                    <w:sz w:val="18"/>
                    <w:szCs w:val="18"/>
                    <w:rtl w:val="0"/>
                  </w:rPr>
                  <w:t xml:space="preserve">   → 01. Technical → API Reference → play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state_lock field sent in every play request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Multi-tab protection — value obtained from previous init/play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round state stores only data needed for current round steps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Do not store redundant fields or null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game state stores only session-level cumulative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Empty object {} if no session-level mechanics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No null values returned where absence of field is sufficient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e.g. use {} not {fieldA: null, fieldB: null}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sdt>
        <w:sdtPr>
          <w:id w:val="-1539044667"/>
          <w:tag w:val="goog_rdk_28"/>
        </w:sdtPr>
        <w:sdtContent>
          <w:tr>
            <w:trPr>
              <w:cantSplit w:val="0"/>
              <w:tblHeader w:val="0"/>
              <w:ins w:author="Dzmitry Kantsavy" w:id="8" w:date="2026-03-02T13:04:18Z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80.0" w:type="dxa"/>
                  <w:right w:w="60.0" w:type="dxa"/>
                </w:tcMar>
                <w:vAlign w:val="center"/>
              </w:tcPr>
              <w:sdt>
                <w:sdtPr>
                  <w:id w:val="766461188"/>
                  <w:tag w:val="goog_rdk_32"/>
                </w:sdtPr>
                <w:sdtContent>
                  <w:p w:rsidR="00000000" w:rsidDel="00000000" w:rsidP="00000000" w:rsidRDefault="00000000" w:rsidRPr="00000000" w14:paraId="00000068">
                    <w:pPr>
                      <w:jc w:val="center"/>
                      <w:rPr>
                        <w:ins w:author="Dzmitry Kantsavy" w:id="8" w:date="2026-03-02T13:04:18Z"/>
                        <w:rFonts w:ascii="Arial" w:cs="Arial" w:eastAsia="Arial" w:hAnsi="Arial"/>
                        <w:color w:val="9ca3af"/>
                        <w:sz w:val="28"/>
                        <w:szCs w:val="28"/>
                        <w:rPrChange w:author="Dzmitry Kantsavy" w:id="9" w:date="2026-03-02T13:04:18Z">
                          <w:rPr/>
                        </w:rPrChange>
                      </w:rPr>
                    </w:pPr>
                    <w:sdt>
                      <w:sdtPr>
                        <w:id w:val="1737693960"/>
                        <w:tag w:val="goog_rdk_29"/>
                      </w:sdtPr>
                      <w:sdtContent>
                        <w:ins w:author="Dzmitry Kantsavy" w:id="8" w:date="2026-03-02T13:04:18Z"/>
                        <w:sdt>
                          <w:sdtPr>
                            <w:id w:val="-1279741611"/>
                            <w:tag w:val="goog_rdk_30"/>
                          </w:sdtPr>
                          <w:sdtContent>
                            <w:ins w:author="Dzmitry Kantsavy" w:id="8" w:date="2026-03-02T13:04:18Z">
                              <w:r w:rsidDel="00000000" w:rsidR="00000000" w:rsidRPr="00000000">
                                <w:rPr>
                                  <w:color w:val="9ca3af"/>
                                  <w:sz w:val="28"/>
                                  <w:szCs w:val="28"/>
                                  <w:rtl w:val="0"/>
                                  <w:rPrChange w:author="Dzmitry Kantsavy" w:id="9" w:date="2026-03-02T13:04:18Z">
                                    <w:rPr/>
                                  </w:rPrChange>
                                </w:rPr>
                                <w:t xml:space="preserve">□</w:t>
                              </w:r>
                            </w:ins>
                          </w:sdtContent>
                        </w:sdt>
                        <w:ins w:author="Dzmitry Kantsavy" w:id="8" w:date="2026-03-02T13:04:18Z">
                          <w:sdt>
                            <w:sdtPr>
                              <w:id w:val="-264869011"/>
                              <w:tag w:val="goog_rdk_31"/>
                            </w:sdtPr>
                            <w:sdtContent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sdtContent>
                          </w:sdt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80.0" w:type="dxa"/>
                  <w:bottom w:w="80.0" w:type="dxa"/>
                  <w:right w:w="80.0" w:type="dxa"/>
                </w:tcMar>
              </w:tcPr>
              <w:sdt>
                <w:sdtPr>
                  <w:id w:val="499395341"/>
                  <w:tag w:val="goog_rdk_35"/>
                </w:sdtPr>
                <w:sdtContent>
                  <w:p w:rsidR="00000000" w:rsidDel="00000000" w:rsidP="00000000" w:rsidRDefault="00000000" w:rsidRPr="00000000" w14:paraId="00000069">
                    <w:pPr>
                      <w:spacing w:after="40" w:before="0" w:lineRule="auto"/>
                      <w:rPr>
                        <w:ins w:author="Dzmitry Kantsavy" w:id="8" w:date="2026-03-02T13:04:18Z"/>
                        <w:sz w:val="21"/>
                        <w:szCs w:val="21"/>
                        <w:rPrChange w:author="Dzmitry Kantsavy" w:id="9" w:date="2026-03-02T13:04:18Z">
                          <w:rPr/>
                        </w:rPrChange>
                      </w:rPr>
                    </w:pPr>
                    <w:sdt>
                      <w:sdtPr>
                        <w:id w:val="-1558245475"/>
                        <w:tag w:val="goog_rdk_33"/>
                      </w:sdtPr>
                      <w:sdtContent>
                        <w:ins w:author="Dzmitry Kantsavy" w:id="8" w:date="2026-03-02T13:04:18Z"/>
                        <w:sdt>
                          <w:sdtPr>
                            <w:id w:val="-1706237284"/>
                            <w:tag w:val="goog_rdk_34"/>
                          </w:sdtPr>
                          <w:sdtContent>
                            <w:ins w:author="Dzmitry Kantsavy" w:id="8" w:date="2026-03-02T13:04:18Z">
                              <w:r w:rsidDel="00000000" w:rsidR="00000000" w:rsidRPr="00000000">
                                <w:rPr>
                                  <w:sz w:val="21"/>
                                  <w:szCs w:val="21"/>
                                  <w:rtl w:val="0"/>
                                  <w:rPrChange w:author="Dzmitry Kantsavy" w:id="9" w:date="2026-03-02T13:04:18Z">
                                    <w:rPr/>
                                  </w:rPrChange>
                                </w:rPr>
                                <w:t xml:space="preserve">Game uses at least 64-bit integers to calculate monetary values</w:t>
                              </w:r>
                            </w:ins>
                          </w:sdtContent>
                        </w:sdt>
                        <w:ins w:author="Dzmitry Kantsavy" w:id="8" w:date="2026-03-02T13:04:18Z"/>
                      </w:sdtContent>
                    </w:sdt>
                  </w:p>
                </w:sdtContent>
              </w:sdt>
              <w:sdt>
                <w:sdtPr>
                  <w:id w:val="438363426"/>
                  <w:tag w:val="goog_rdk_39"/>
                </w:sdtPr>
                <w:sdtContent>
                  <w:p w:rsidR="00000000" w:rsidDel="00000000" w:rsidP="00000000" w:rsidRDefault="00000000" w:rsidRPr="00000000" w14:paraId="0000006A">
                    <w:pPr>
                      <w:rPr>
                        <w:ins w:author="Dzmitry Kantsavy" w:id="8" w:date="2026-03-02T13:04:18Z"/>
                        <w:sz w:val="21"/>
                        <w:szCs w:val="21"/>
                        <w:rPrChange w:author="Dzmitry Kantsavy" w:id="9" w:date="2026-03-02T13:04:18Z">
                          <w:rPr/>
                        </w:rPrChange>
                      </w:rPr>
                    </w:pPr>
                    <w:sdt>
                      <w:sdtPr>
                        <w:id w:val="-1844190175"/>
                        <w:tag w:val="goog_rdk_36"/>
                      </w:sdtPr>
                      <w:sdtContent>
                        <w:ins w:author="Dzmitry Kantsavy" w:id="8" w:date="2026-03-02T13:04:18Z"/>
                        <w:sdt>
                          <w:sdtPr>
                            <w:id w:val="-1499173961"/>
                            <w:tag w:val="goog_rdk_37"/>
                          </w:sdtPr>
                          <w:sdtContent>
                            <w:ins w:author="Dzmitry Kantsavy" w:id="8" w:date="2026-03-02T13:04:18Z">
                              <w:r w:rsidDel="00000000" w:rsidR="00000000" w:rsidRPr="00000000">
                                <w:rPr>
                                  <w:i w:val="1"/>
                                  <w:iCs w:val="1"/>
                                  <w:color w:val="6b7280"/>
                                  <w:sz w:val="18"/>
                                  <w:szCs w:val="18"/>
                                  <w:rtl w:val="0"/>
                                  <w:rPrChange w:author="Dzmitry Kantsavy" w:id="9" w:date="2026-03-02T13:04:18Z">
                                    <w:rPr/>
                                  </w:rPrChange>
                                </w:rPr>
                                <w:t xml:space="preserve">Do not use floating point numbers(due rounding issues) or 32-bit integers(not enough for crypto currencies)</w:t>
                              </w:r>
                            </w:ins>
                          </w:sdtContent>
                        </w:sdt>
                        <w:ins w:author="Dzmitry Kantsavy" w:id="8" w:date="2026-03-02T13:04:18Z">
                          <w:sdt>
                            <w:sdtPr>
                              <w:id w:val="1003261942"/>
                              <w:tag w:val="goog_rdk_38"/>
                            </w:sdtPr>
                            <w:sdtContent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sdtContent>
                          </w:sdt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60.0" w:type="dxa"/>
                  <w:bottom w:w="80.0" w:type="dxa"/>
                  <w:right w:w="100.0" w:type="dxa"/>
                </w:tcMar>
                <w:vAlign w:val="center"/>
              </w:tcPr>
              <w:sdt>
                <w:sdtPr>
                  <w:id w:val="415566804"/>
                  <w:tag w:val="goog_rdk_43"/>
                </w:sdtPr>
                <w:sdtContent>
                  <w:p w:rsidR="00000000" w:rsidDel="00000000" w:rsidP="00000000" w:rsidRDefault="00000000" w:rsidRPr="00000000" w14:paraId="0000006B">
                    <w:pPr>
                      <w:jc w:val="right"/>
                      <w:rPr>
                        <w:ins w:author="Dzmitry Kantsavy" w:id="8" w:date="2026-03-02T13:04:18Z"/>
                        <w:rFonts w:ascii="Arial" w:cs="Arial" w:eastAsia="Arial" w:hAnsi="Arial"/>
                        <w:b w:val="1"/>
                        <w:bCs w:val="1"/>
                        <w:color w:val="dc2626"/>
                        <w:sz w:val="16"/>
                        <w:szCs w:val="16"/>
                        <w:rPrChange w:author="Dzmitry Kantsavy" w:id="9" w:date="2026-03-02T13:04:18Z">
                          <w:rPr/>
                        </w:rPrChange>
                      </w:rPr>
                    </w:pPr>
                    <w:sdt>
                      <w:sdtPr>
                        <w:id w:val="-1382706102"/>
                        <w:tag w:val="goog_rdk_40"/>
                      </w:sdtPr>
                      <w:sdtContent>
                        <w:ins w:author="Dzmitry Kantsavy" w:id="8" w:date="2026-03-02T13:04:18Z"/>
                        <w:sdt>
                          <w:sdtPr>
                            <w:id w:val="413313111"/>
                            <w:tag w:val="goog_rdk_41"/>
                          </w:sdtPr>
                          <w:sdtContent>
                            <w:ins w:author="Dzmitry Kantsavy" w:id="8" w:date="2026-03-02T13:04:18Z">
                              <w:r w:rsidDel="00000000" w:rsidR="00000000" w:rsidRPr="00000000">
                                <w:rPr>
                                  <w:b w:val="1"/>
                                  <w:bCs w:val="1"/>
                                  <w:color w:val="dc2626"/>
                                  <w:sz w:val="16"/>
                                  <w:szCs w:val="16"/>
                                  <w:rtl w:val="0"/>
                                  <w:rPrChange w:author="Dzmitry Kantsavy" w:id="9" w:date="2026-03-02T13:04:18Z">
                                    <w:rPr/>
                                  </w:rPrChange>
                                </w:rPr>
                                <w:t xml:space="preserve">REQUIRED</w:t>
                              </w:r>
                            </w:ins>
                          </w:sdtContent>
                        </w:sdt>
                        <w:ins w:author="Dzmitry Kantsavy" w:id="8" w:date="2026-03-02T13:04:18Z">
                          <w:sdt>
                            <w:sdtPr>
                              <w:id w:val="-244217701"/>
                              <w:tag w:val="goog_rdk_42"/>
                            </w:sdtPr>
                            <w:sdtContent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sdtContent>
                          </w:sdt>
                        </w:ins>
                      </w:sdtContent>
                    </w:sdt>
                  </w:p>
                </w:sdtContent>
              </w:sdt>
            </w:tc>
          </w:tr>
        </w:sdtContent>
      </w:sdt>
    </w:tbl>
    <w:p w:rsidR="00000000" w:rsidDel="00000000" w:rsidP="00000000" w:rsidRDefault="00000000" w:rsidRPr="00000000" w14:paraId="0000006C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280"/>
          <w:sz w:val="18"/>
          <w:szCs w:val="18"/>
          <w:rtl w:val="0"/>
        </w:rPr>
        <w:t xml:space="preserve">MAX WIN</w:t>
      </w:r>
      <w:r w:rsidDel="00000000" w:rsidR="00000000" w:rsidRPr="00000000">
        <w:rPr>
          <w:rtl w:val="0"/>
        </w:rPr>
      </w:r>
    </w:p>
    <w:tbl>
      <w:tblPr>
        <w:tblStyle w:val="Table5"/>
        <w:tblW w:w="9520.0" w:type="dxa"/>
        <w:jc w:val="left"/>
        <w:tblBorders>
          <w:top w:color="000000" w:space="0" w:sz="0" w:val="nil"/>
          <w:left w:color="7c3aed" w:space="0" w:sz="16" w:val="single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7600"/>
        <w:gridCol w:w="1400"/>
        <w:tblGridChange w:id="0">
          <w:tblGrid>
            <w:gridCol w:w="520"/>
            <w:gridCol w:w="76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Max Multiplier implemented and enforced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Win in a single round cannot exceed base_bet × max_multiplier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Max win popup displayed when limit is reached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Round closes, accumulated win credited, popup shown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Round terminated correctly on max win — accumulated win paid 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Player must not lose accumulated winnings when cap is hit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280"/>
          <w:sz w:val="18"/>
          <w:szCs w:val="18"/>
          <w:rtl w:val="0"/>
        </w:rPr>
        <w:t xml:space="preserve">REPLAY</w:t>
      </w:r>
      <w:r w:rsidDel="00000000" w:rsidR="00000000" w:rsidRPr="00000000">
        <w:rPr>
          <w:rtl w:val="0"/>
        </w:rPr>
      </w:r>
    </w:p>
    <w:tbl>
      <w:tblPr>
        <w:tblStyle w:val="Table6"/>
        <w:tblW w:w="9520.0" w:type="dxa"/>
        <w:jc w:val="left"/>
        <w:tblBorders>
          <w:top w:color="000000" w:space="0" w:sz="0" w:val="nil"/>
          <w:left w:color="7c3aed" w:space="0" w:sz="16" w:val="single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7600"/>
        <w:gridCol w:w="1400"/>
        <w:tblGridChange w:id="0">
          <w:tblGrid>
            <w:gridCol w:w="520"/>
            <w:gridCol w:w="76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Replay function implemented on the frontend</w:t>
            </w:r>
            <w:sdt>
              <w:sdtPr>
                <w:id w:val="-1937785190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6b7280"/>
                    <w:sz w:val="18"/>
                    <w:szCs w:val="18"/>
                    <w:rtl w:val="0"/>
                  </w:rPr>
                  <w:t xml:space="preserve">   → 01. Technical → Technical Documentation → Replay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replay API method called correctly with round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Round can be replayed step by step using Back / Next buttons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Support team must be able to navigate every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Replay works for regular rounds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Replay works for rounds with bonus game triggered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280"/>
          <w:sz w:val="18"/>
          <w:szCs w:val="18"/>
          <w:rtl w:val="0"/>
        </w:rPr>
        <w:t xml:space="preserve">CASINO FREEBETS</w:t>
      </w:r>
      <w:r w:rsidDel="00000000" w:rsidR="00000000" w:rsidRPr="00000000">
        <w:rPr>
          <w:rtl w:val="0"/>
        </w:rPr>
      </w:r>
    </w:p>
    <w:tbl>
      <w:tblPr>
        <w:tblStyle w:val="Table7"/>
        <w:tblW w:w="9520.0" w:type="dxa"/>
        <w:jc w:val="left"/>
        <w:tblBorders>
          <w:top w:color="000000" w:space="0" w:sz="0" w:val="nil"/>
          <w:left w:color="7c3aed" w:space="0" w:sz="16" w:val="single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7600"/>
        <w:gridCol w:w="1400"/>
        <w:tblGridChange w:id="0">
          <w:tblGrid>
            <w:gridCol w:w="520"/>
            <w:gridCol w:w="76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FreeBets feature integrated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Mandatory — FreeBets is a key promotional tool for operators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game frontend calls info RPC and displays active freebet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bet_type: 'freebet' included in play request when freebets active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Error returned if this is missing when freebets are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Bet value calculated as config.freebets_limits[freebets.bet_level]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Buy Bonus button hidden when buy_bonus not in config.purchased_features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Only relevant for games with Buy Bonus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580c"/>
                <w:sz w:val="16"/>
                <w:szCs w:val="16"/>
                <w:rtl w:val="0"/>
              </w:rPr>
              <w:t xml:space="preserve">IF APPLIES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280"/>
          <w:sz w:val="18"/>
          <w:szCs w:val="18"/>
          <w:rtl w:val="0"/>
        </w:rPr>
        <w:t xml:space="preserve">BONUS GAME</w:t>
      </w:r>
      <w:r w:rsidDel="00000000" w:rsidR="00000000" w:rsidRPr="00000000">
        <w:rPr>
          <w:rtl w:val="0"/>
        </w:rPr>
      </w:r>
    </w:p>
    <w:tbl>
      <w:tblPr>
        <w:tblStyle w:val="Table8"/>
        <w:tblW w:w="9520.0" w:type="dxa"/>
        <w:jc w:val="left"/>
        <w:tblBorders>
          <w:top w:color="000000" w:space="0" w:sz="0" w:val="nil"/>
          <w:left w:color="7c3aed" w:space="0" w:sz="16" w:val="single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7600"/>
        <w:gridCol w:w="1400"/>
        <w:tblGridChange w:id="0">
          <w:tblGrid>
            <w:gridCol w:w="520"/>
            <w:gridCol w:w="76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Bonus game divided into steps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sdt>
              <w:sdtPr>
                <w:id w:val="155051429"/>
                <w:tag w:val="goog_rdk_45"/>
              </w:sdtPr>
              <w:sdtContent>
                <w:commentRangeStart w:id="1"/>
              </w:sdtContent>
            </w:sdt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Financial info must be received at every step, not just the last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spacing w:after="40" w:before="0" w:lineRule="auto"/>
              <w:rPr/>
            </w:pPr>
            <w:sdt>
              <w:sdtPr>
                <w:id w:val="1541849520"/>
                <w:tag w:val="goog_rdk_46"/>
              </w:sdtPr>
              <w:sdtContent>
                <w:commentRangeStart w:id="2"/>
              </w:sdtContent>
            </w:sdt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Finance field populated at each bonus step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Needed for correct closure of unfinished rounds after 24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Round can resume from any bonus step after connection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Buy Bonus implemented if included in game concept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req.purchased_feature = 'buy_bonus'; finance.bet = bet × bonus_multiplier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580c"/>
                <w:sz w:val="16"/>
                <w:szCs w:val="16"/>
                <w:rtl w:val="0"/>
              </w:rPr>
              <w:t xml:space="preserve">IF APPLIES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280"/>
          <w:sz w:val="18"/>
          <w:szCs w:val="18"/>
          <w:rtl w:val="0"/>
        </w:rPr>
        <w:t xml:space="preserve">GODMODE</w:t>
      </w:r>
      <w:r w:rsidDel="00000000" w:rsidR="00000000" w:rsidRPr="00000000">
        <w:rPr>
          <w:rtl w:val="0"/>
        </w:rPr>
      </w:r>
    </w:p>
    <w:tbl>
      <w:tblPr>
        <w:tblStyle w:val="Table9"/>
        <w:tblW w:w="9520.0" w:type="dxa"/>
        <w:jc w:val="left"/>
        <w:tblBorders>
          <w:top w:color="000000" w:space="0" w:sz="0" w:val="nil"/>
          <w:left w:color="7c3aed" w:space="0" w:sz="16" w:val="single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7600"/>
        <w:gridCol w:w="1400"/>
        <w:tblGridChange w:id="0">
          <w:tblGrid>
            <w:gridCol w:w="520"/>
            <w:gridCol w:w="76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ENABLE_GOD_MODE=1 env var respected in dev/stage containers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Game must ignore god_data if env var is not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GodMode does NOT affect production container behaviour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sdt>
        <w:sdtPr>
          <w:id w:val="1505390076"/>
          <w:tag w:val="goog_rdk_48"/>
        </w:sdtPr>
        <w:sdtContent>
          <w:tr>
            <w:trPr>
              <w:cantSplit w:val="0"/>
              <w:tblHeader w:val="0"/>
              <w:ins w:author="Dzmitry Kantsavy" w:id="10" w:date="2026-03-02T13:14:01Z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80.0" w:type="dxa"/>
                  <w:right w:w="60.0" w:type="dxa"/>
                </w:tcMar>
                <w:vAlign w:val="center"/>
              </w:tcPr>
              <w:sdt>
                <w:sdtPr>
                  <w:id w:val="1329390413"/>
                  <w:tag w:val="goog_rdk_52"/>
                </w:sdtPr>
                <w:sdtContent>
                  <w:p w:rsidR="00000000" w:rsidDel="00000000" w:rsidP="00000000" w:rsidRDefault="00000000" w:rsidRPr="00000000" w14:paraId="000000B5">
                    <w:pPr>
                      <w:jc w:val="center"/>
                      <w:rPr>
                        <w:ins w:author="Dzmitry Kantsavy" w:id="10" w:date="2026-03-02T13:14:01Z"/>
                        <w:rFonts w:ascii="Arial" w:cs="Arial" w:eastAsia="Arial" w:hAnsi="Arial"/>
                        <w:color w:val="9ca3af"/>
                        <w:sz w:val="28"/>
                        <w:szCs w:val="28"/>
                        <w:rPrChange w:author="Dzmitry Kantsavy" w:id="11" w:date="2026-03-02T13:14:01Z">
                          <w:rPr/>
                        </w:rPrChange>
                      </w:rPr>
                    </w:pPr>
                    <w:sdt>
                      <w:sdtPr>
                        <w:id w:val="834523312"/>
                        <w:tag w:val="goog_rdk_49"/>
                      </w:sdtPr>
                      <w:sdtContent>
                        <w:ins w:author="Dzmitry Kantsavy" w:id="10" w:date="2026-03-02T13:14:01Z"/>
                        <w:sdt>
                          <w:sdtPr>
                            <w:id w:val="1582715841"/>
                            <w:tag w:val="goog_rdk_50"/>
                          </w:sdtPr>
                          <w:sdtContent>
                            <w:ins w:author="Dzmitry Kantsavy" w:id="10" w:date="2026-03-02T13:14:01Z">
                              <w:r w:rsidDel="00000000" w:rsidR="00000000" w:rsidRPr="00000000">
                                <w:rPr>
                                  <w:color w:val="9ca3af"/>
                                  <w:sz w:val="28"/>
                                  <w:szCs w:val="28"/>
                                  <w:rtl w:val="0"/>
                                  <w:rPrChange w:author="Dzmitry Kantsavy" w:id="11" w:date="2026-03-02T13:14:01Z">
                                    <w:rPr/>
                                  </w:rPrChange>
                                </w:rPr>
                                <w:t xml:space="preserve">□</w:t>
                              </w:r>
                            </w:ins>
                          </w:sdtContent>
                        </w:sdt>
                        <w:ins w:author="Dzmitry Kantsavy" w:id="10" w:date="2026-03-02T13:14:01Z">
                          <w:sdt>
                            <w:sdtPr>
                              <w:id w:val="-519238126"/>
                              <w:tag w:val="goog_rdk_51"/>
                            </w:sdtPr>
                            <w:sdtContent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sdtContent>
                          </w:sdt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80.0" w:type="dxa"/>
                  <w:bottom w:w="80.0" w:type="dxa"/>
                  <w:right w:w="80.0" w:type="dxa"/>
                </w:tcMar>
              </w:tcPr>
              <w:sdt>
                <w:sdtPr>
                  <w:id w:val="1854587427"/>
                  <w:tag w:val="goog_rdk_55"/>
                </w:sdtPr>
                <w:sdtContent>
                  <w:p w:rsidR="00000000" w:rsidDel="00000000" w:rsidP="00000000" w:rsidRDefault="00000000" w:rsidRPr="00000000" w14:paraId="000000B6">
                    <w:pPr>
                      <w:spacing w:after="0" w:before="0" w:lineRule="auto"/>
                      <w:rPr>
                        <w:ins w:author="Dzmitry Kantsavy" w:id="10" w:date="2026-03-02T13:14:01Z"/>
                        <w:sz w:val="21"/>
                        <w:szCs w:val="21"/>
                        <w:rPrChange w:author="Dzmitry Kantsavy" w:id="11" w:date="2026-03-02T13:14:01Z">
                          <w:rPr/>
                        </w:rPrChange>
                      </w:rPr>
                    </w:pPr>
                    <w:sdt>
                      <w:sdtPr>
                        <w:id w:val="1021234460"/>
                        <w:tag w:val="goog_rdk_53"/>
                      </w:sdtPr>
                      <w:sdtContent>
                        <w:ins w:author="Dzmitry Kantsavy" w:id="10" w:date="2026-03-02T13:14:01Z"/>
                        <w:sdt>
                          <w:sdtPr>
                            <w:id w:val="-1587415017"/>
                            <w:tag w:val="goog_rdk_54"/>
                          </w:sdtPr>
                          <w:sdtContent>
                            <w:ins w:author="Dzmitry Kantsavy" w:id="10" w:date="2026-03-02T13:14:01Z">
                              <w:r w:rsidDel="00000000" w:rsidR="00000000" w:rsidRPr="00000000">
                                <w:rPr>
                                  <w:sz w:val="21"/>
                                  <w:szCs w:val="21"/>
                                  <w:rtl w:val="0"/>
                                  <w:rPrChange w:author="Dzmitry Kantsavy" w:id="11" w:date="2026-03-02T13:14:01Z">
                                    <w:rPr/>
                                  </w:rPrChange>
                                </w:rPr>
                                <w:t xml:space="preserve">Frontend build doesn’t contain any type of cheats/dev panel</w:t>
                              </w:r>
                            </w:ins>
                          </w:sdtContent>
                        </w:sdt>
                        <w:ins w:author="Dzmitry Kantsavy" w:id="10" w:date="2026-03-02T13:14:01Z"/>
                      </w:sdtContent>
                    </w:sdt>
                  </w:p>
                </w:sdtContent>
              </w:sdt>
              <w:sdt>
                <w:sdtPr>
                  <w:id w:val="-1346696999"/>
                  <w:tag w:val="goog_rdk_61"/>
                </w:sdtPr>
                <w:sdtContent>
                  <w:p w:rsidR="00000000" w:rsidDel="00000000" w:rsidP="00000000" w:rsidRDefault="00000000" w:rsidRPr="00000000" w14:paraId="000000B7">
                    <w:pPr>
                      <w:rPr>
                        <w:ins w:author="Dzmitry Kantsavy" w:id="10" w:date="2026-03-02T13:14:01Z"/>
                        <w:sz w:val="21"/>
                        <w:szCs w:val="21"/>
                        <w:rPrChange w:author="Dzmitry Kantsavy" w:id="11" w:date="2026-03-02T13:14:01Z">
                          <w:rPr/>
                        </w:rPrChange>
                      </w:rPr>
                    </w:pPr>
                    <w:sdt>
                      <w:sdtPr>
                        <w:id w:val="1548465261"/>
                        <w:tag w:val="goog_rdk_56"/>
                      </w:sdtPr>
                      <w:sdtContent>
                        <w:ins w:author="Dzmitry Kantsavy" w:id="10" w:date="2026-03-02T13:14:01Z"/>
                        <w:sdt>
                          <w:sdtPr>
                            <w:id w:val="-1622486084"/>
                            <w:tag w:val="goog_rdk_57"/>
                          </w:sdtPr>
                          <w:sdtContent>
                            <w:ins w:author="Dzmitry Kantsavy" w:id="10" w:date="2026-03-02T13:14:01Z">
                              <w:r w:rsidDel="00000000" w:rsidR="00000000" w:rsidRPr="00000000">
                                <w:rPr>
                                  <w:i w:val="1"/>
                                  <w:iCs w:val="1"/>
                                  <w:color w:val="6b7280"/>
                                  <w:sz w:val="18"/>
                                  <w:szCs w:val="18"/>
                                  <w:rtl w:val="0"/>
                                  <w:rPrChange w:author="Dzmitry Kantsavy" w:id="11" w:date="2026-03-02T13:14:01Z">
                                    <w:rPr/>
                                  </w:rPrChange>
                                </w:rPr>
                                <w:t xml:space="preserve">Do not passthrough cheats in `req` field, cheats should be </w:t>
                              </w:r>
                            </w:ins>
                          </w:sdtContent>
                        </w:sdt>
                        <w:ins w:author="Dzmitry Kantsavy" w:id="10" w:date="2026-03-02T13:14:01Z">
                          <w:sdt>
                            <w:sdtPr>
                              <w:id w:val="-278373580"/>
                              <w:tag w:val="goog_rdk_58"/>
                            </w:sdtPr>
                            <w:sdtContent>
                              <w:r w:rsidDel="00000000" w:rsidR="00000000" w:rsidRPr="00000000">
                                <w:rPr>
                                  <w:i w:val="1"/>
                                  <w:iCs w:val="1"/>
                                  <w:color w:val="6b7280"/>
                                  <w:sz w:val="18"/>
                                  <w:szCs w:val="18"/>
                                  <w:rtl w:val="0"/>
                                  <w:rPrChange w:author="Dzmitry Kantsavy" w:id="11" w:date="2026-03-02T13:14:01Z">
                                    <w:rPr/>
                                  </w:rPrChange>
                                </w:rPr>
                                <w:t xml:space="preserve">only </w:t>
                              </w:r>
                            </w:sdtContent>
                          </w:sdt>
                          <w:sdt>
                            <w:sdtPr>
                              <w:id w:val="-20918450"/>
                              <w:tag w:val="goog_rdk_59"/>
                            </w:sdtPr>
                            <w:sdtContent>
                              <w:r w:rsidDel="00000000" w:rsidR="00000000" w:rsidRPr="00000000">
                                <w:rPr>
                                  <w:i w:val="1"/>
                                  <w:iCs w:val="1"/>
                                  <w:color w:val="6b7280"/>
                                  <w:sz w:val="18"/>
                                  <w:szCs w:val="18"/>
                                  <w:rtl w:val="0"/>
                                  <w:rPrChange w:author="Dzmitry Kantsavy" w:id="11" w:date="2026-03-02T13:14:01Z">
                                    <w:rPr/>
                                  </w:rPrChange>
                                </w:rPr>
                                <w:t xml:space="preserve">implemented using god_data field</w:t>
                              </w:r>
                            </w:sdtContent>
                          </w:sdt>
                          <w:sdt>
                            <w:sdtPr>
                              <w:id w:val="2124245570"/>
                              <w:tag w:val="goog_rdk_60"/>
                            </w:sdtPr>
                            <w:sdtContent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sdtContent>
                          </w:sdt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60.0" w:type="dxa"/>
                  <w:bottom w:w="80.0" w:type="dxa"/>
                  <w:right w:w="100.0" w:type="dxa"/>
                </w:tcMar>
                <w:vAlign w:val="center"/>
              </w:tcPr>
              <w:sdt>
                <w:sdtPr>
                  <w:id w:val="915343777"/>
                  <w:tag w:val="goog_rdk_65"/>
                </w:sdtPr>
                <w:sdtContent>
                  <w:p w:rsidR="00000000" w:rsidDel="00000000" w:rsidP="00000000" w:rsidRDefault="00000000" w:rsidRPr="00000000" w14:paraId="000000B8">
                    <w:pPr>
                      <w:jc w:val="right"/>
                      <w:rPr>
                        <w:ins w:author="Dzmitry Kantsavy" w:id="10" w:date="2026-03-02T13:14:01Z"/>
                        <w:rFonts w:ascii="Arial" w:cs="Arial" w:eastAsia="Arial" w:hAnsi="Arial"/>
                        <w:b w:val="1"/>
                        <w:bCs w:val="1"/>
                        <w:color w:val="dc2626"/>
                        <w:sz w:val="16"/>
                        <w:szCs w:val="16"/>
                        <w:rPrChange w:author="Dzmitry Kantsavy" w:id="11" w:date="2026-03-02T13:14:01Z">
                          <w:rPr/>
                        </w:rPrChange>
                      </w:rPr>
                    </w:pPr>
                    <w:sdt>
                      <w:sdtPr>
                        <w:id w:val="223844113"/>
                        <w:tag w:val="goog_rdk_62"/>
                      </w:sdtPr>
                      <w:sdtContent>
                        <w:ins w:author="Dzmitry Kantsavy" w:id="10" w:date="2026-03-02T13:14:01Z"/>
                        <w:sdt>
                          <w:sdtPr>
                            <w:id w:val="771414003"/>
                            <w:tag w:val="goog_rdk_63"/>
                          </w:sdtPr>
                          <w:sdtContent>
                            <w:ins w:author="Dzmitry Kantsavy" w:id="10" w:date="2026-03-02T13:14:01Z">
                              <w:r w:rsidDel="00000000" w:rsidR="00000000" w:rsidRPr="00000000">
                                <w:rPr>
                                  <w:b w:val="1"/>
                                  <w:bCs w:val="1"/>
                                  <w:color w:val="dc2626"/>
                                  <w:sz w:val="16"/>
                                  <w:szCs w:val="16"/>
                                  <w:rtl w:val="0"/>
                                  <w:rPrChange w:author="Dzmitry Kantsavy" w:id="11" w:date="2026-03-02T13:14:01Z">
                                    <w:rPr/>
                                  </w:rPrChange>
                                </w:rPr>
                                <w:t xml:space="preserve">REQUIRED</w:t>
                              </w:r>
                            </w:ins>
                          </w:sdtContent>
                        </w:sdt>
                        <w:ins w:author="Dzmitry Kantsavy" w:id="10" w:date="2026-03-02T13:14:01Z">
                          <w:sdt>
                            <w:sdtPr>
                              <w:id w:val="682004457"/>
                              <w:tag w:val="goog_rdk_64"/>
                            </w:sdtPr>
                            <w:sdtContent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sdtContent>
                          </w:sdt>
                        </w:ins>
                      </w:sdtContent>
                    </w:sdt>
                  </w:p>
                </w:sdtContent>
              </w:sdt>
            </w:tc>
          </w:tr>
        </w:sdtContent>
      </w:sdt>
    </w:tbl>
    <w:p w:rsidR="00000000" w:rsidDel="00000000" w:rsidP="00000000" w:rsidRDefault="00000000" w:rsidRPr="00000000" w14:paraId="000000B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color="e5e7eb" w:space="0" w:sz="4" w:val="single"/>
          <w:left w:color="ea580c" w:space="10" w:sz="16" w:val="single"/>
          <w:bottom w:color="auto" w:space="0" w:sz="0" w:val="none"/>
          <w:right w:color="auto" w:space="0" w:sz="0" w:val="none"/>
        </w:pBdr>
        <w:shd w:fill="fff7ed" w:val="clear"/>
        <w:spacing w:after="0" w:before="36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🎨  </w:t>
      </w:r>
      <w:r w:rsidDel="00000000" w:rsidR="00000000" w:rsidRPr="00000000">
        <w:rPr>
          <w:rFonts w:ascii="Arial" w:cs="Arial" w:eastAsia="Arial" w:hAnsi="Arial"/>
          <w:b w:val="1"/>
          <w:bCs w:val="1"/>
          <w:color w:val="9a3412"/>
          <w:sz w:val="30"/>
          <w:szCs w:val="30"/>
          <w:rtl w:val="0"/>
        </w:rPr>
        <w:t xml:space="preserve">3.  Game UI</w:t>
      </w:r>
      <w:r w:rsidDel="00000000" w:rsidR="00000000" w:rsidRPr="00000000">
        <w:rPr>
          <w:rFonts w:ascii="Arial" w:cs="Arial" w:eastAsia="Arial" w:hAnsi="Arial"/>
          <w:color w:val="9ca3af"/>
          <w:sz w:val="20"/>
          <w:szCs w:val="20"/>
          <w:rtl w:val="0"/>
        </w:rPr>
        <w:t xml:space="preserve">   All UI elements and behaviour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280"/>
          <w:sz w:val="18"/>
          <w:szCs w:val="18"/>
          <w:rtl w:val="0"/>
        </w:rPr>
        <w:t xml:space="preserve">PRELOADER</w:t>
      </w:r>
      <w:r w:rsidDel="00000000" w:rsidR="00000000" w:rsidRPr="00000000">
        <w:rPr>
          <w:rtl w:val="0"/>
        </w:rPr>
      </w:r>
    </w:p>
    <w:tbl>
      <w:tblPr>
        <w:tblStyle w:val="Table10"/>
        <w:tblW w:w="9520.0" w:type="dxa"/>
        <w:jc w:val="left"/>
        <w:tblBorders>
          <w:top w:color="000000" w:space="0" w:sz="0" w:val="nil"/>
          <w:left w:color="ea580c" w:space="0" w:sz="16" w:val="single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7600"/>
        <w:gridCol w:w="1400"/>
        <w:tblGridChange w:id="0">
          <w:tblGrid>
            <w:gridCol w:w="520"/>
            <w:gridCol w:w="76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BGaming UI preloader used (not custom)</w:t>
            </w:r>
            <w:sdt>
              <w:sdtPr>
                <w:id w:val="45837294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6b7280"/>
                    <w:sz w:val="18"/>
                    <w:szCs w:val="18"/>
                    <w:rtl w:val="0"/>
                  </w:rPr>
                  <w:t xml:space="preserve">   → 02. Game UI → Publishing UI Requirements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1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Preloader contains: game logo, provider logo, BGaming logo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Provider logo placed between game logo and BGaming 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sdt>
              <w:sdtPr>
                <w:id w:val="-34136922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2937"/>
                    <w:sz w:val="21"/>
                    <w:szCs w:val="21"/>
                    <w:rtl w:val="0"/>
                  </w:rPr>
                  <w:t xml:space="preserve">BGaming logo animation plays correctly (spinning letters → stop at 1/7 loaded)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280"/>
          <w:sz w:val="18"/>
          <w:szCs w:val="18"/>
          <w:rtl w:val="0"/>
        </w:rPr>
        <w:t xml:space="preserve">MAIN GAME UI</w:t>
      </w:r>
      <w:r w:rsidDel="00000000" w:rsidR="00000000" w:rsidRPr="00000000">
        <w:rPr>
          <w:rtl w:val="0"/>
        </w:rPr>
      </w:r>
    </w:p>
    <w:tbl>
      <w:tblPr>
        <w:tblStyle w:val="Table11"/>
        <w:tblW w:w="9520.0" w:type="dxa"/>
        <w:jc w:val="left"/>
        <w:tblBorders>
          <w:top w:color="000000" w:space="0" w:sz="0" w:val="nil"/>
          <w:left w:color="ea580c" w:space="0" w:sz="16" w:val="single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7600"/>
        <w:gridCol w:w="1400"/>
        <w:tblGridChange w:id="0">
          <w:tblGrid>
            <w:gridCol w:w="520"/>
            <w:gridCol w:w="76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BGaming logo displayed in top-left corner above all 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Game name displayed in top-right corner, always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Sound button has unmuted / muted states and toggles all audio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Info button shows menu with: Game rules, Games history, Main paytable, Home (if configured)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Settings modal contains: Quick Spin, Spacebar to Spin, Volume, Music, Sound FX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Balance displays as integer_value + 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Total bet control has up/down arrows, dropdown of all bet levels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Total bet inactive during spins, FS, BR, Respins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Infoline displays correct state for: win, last win, no win, motivational text</w:t>
            </w:r>
            <w:sdt>
              <w:sdtPr>
                <w:id w:val="1404274007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6b7280"/>
                    <w:sz w:val="18"/>
                    <w:szCs w:val="18"/>
                    <w:rtl w:val="0"/>
                  </w:rPr>
                  <w:t xml:space="preserve">   → 02. Game UI → Publishing UI Requirements → Infoline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Autospin button opens Basic and Advanced settings menus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Autospin Advanced: On any win, If single win exceeds, Balance increases/decreases by, If bonus game won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Spin button triggers Hold&amp;Spin mode on hold (simultaneous stop, skip popups)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Gamble / Collect buttons present if game includes risk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580c"/>
                <w:sz w:val="16"/>
                <w:szCs w:val="16"/>
                <w:rtl w:val="0"/>
              </w:rPr>
              <w:t xml:space="preserve">IF APPLIES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Big win popup displayed and disables footer buttons while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280"/>
          <w:sz w:val="18"/>
          <w:szCs w:val="18"/>
          <w:rtl w:val="0"/>
        </w:rPr>
        <w:t xml:space="preserve">MOBILE ADAPTATION</w:t>
      </w:r>
      <w:r w:rsidDel="00000000" w:rsidR="00000000" w:rsidRPr="00000000">
        <w:rPr>
          <w:rtl w:val="0"/>
        </w:rPr>
      </w:r>
    </w:p>
    <w:tbl>
      <w:tblPr>
        <w:tblStyle w:val="Table12"/>
        <w:tblW w:w="9520.0" w:type="dxa"/>
        <w:jc w:val="left"/>
        <w:tblBorders>
          <w:top w:color="000000" w:space="0" w:sz="0" w:val="nil"/>
          <w:left w:color="ea580c" w:space="0" w:sz="16" w:val="single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7600"/>
        <w:gridCol w:w="1400"/>
        <w:tblGridChange w:id="0">
          <w:tblGrid>
            <w:gridCol w:w="520"/>
            <w:gridCol w:w="76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Mobile portrait and landscape modes implemented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Mute, Settings, Rules moved to secondary layer (burger menu) on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Total Bet in separate modal on mobile (Bet button)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Spacebar to Spin replaced by Left-Hand Mode on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color="e5e7eb" w:space="0" w:sz="4" w:val="single"/>
          <w:left w:color="16a34a" w:space="10" w:sz="16" w:val="single"/>
          <w:bottom w:color="auto" w:space="0" w:sz="0" w:val="none"/>
          <w:right w:color="auto" w:space="0" w:sz="0" w:val="none"/>
        </w:pBdr>
        <w:shd w:fill="f0fdf4" w:val="clear"/>
        <w:spacing w:after="0" w:before="36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🖼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6534"/>
          <w:sz w:val="30"/>
          <w:szCs w:val="30"/>
          <w:rtl w:val="0"/>
        </w:rPr>
        <w:t xml:space="preserve">4.  Content &amp; Graphics</w:t>
      </w:r>
      <w:r w:rsidDel="00000000" w:rsidR="00000000" w:rsidRPr="00000000">
        <w:rPr>
          <w:rFonts w:ascii="Arial" w:cs="Arial" w:eastAsia="Arial" w:hAnsi="Arial"/>
          <w:color w:val="9ca3af"/>
          <w:sz w:val="20"/>
          <w:szCs w:val="20"/>
          <w:rtl w:val="0"/>
        </w:rPr>
        <w:t xml:space="preserve">   Currency rules, editable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520.0" w:type="dxa"/>
        <w:jc w:val="left"/>
        <w:tblBorders>
          <w:top w:color="000000" w:space="0" w:sz="0" w:val="nil"/>
          <w:left w:color="16a34a" w:space="0" w:sz="16" w:val="single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7600"/>
        <w:gridCol w:w="1400"/>
        <w:tblGridChange w:id="0">
          <w:tblGrid>
            <w:gridCol w:w="520"/>
            <w:gridCol w:w="76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3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No currency symbols in game graphics (symbols, backgrounds, popups, game boxes)</w:t>
            </w:r>
            <w:sdt>
              <w:sdtPr>
                <w:id w:val="1931244039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6b7280"/>
                    <w:sz w:val="18"/>
                    <w:szCs w:val="18"/>
                    <w:rtl w:val="0"/>
                  </w:rPr>
                  <w:t xml:space="preserve">   → 02. Game UI → Currency Display Rules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e.g. $, €, ¥, £, USD, EUR, mBTC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No currency symbols or abbreviations in UI elements (icons, loaders)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Game logo and branding contain no currency symbols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D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All text in source files is non-rasterised and editable / removable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Intermediate source files with non-rasterised text must be preserved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1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Game icons provided in all required sizes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sdt>
              <w:sdtPr>
                <w:id w:val="1774502850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6b7280"/>
                    <w:sz w:val="18"/>
                    <w:szCs w:val="18"/>
                    <w:rtl w:val="0"/>
                  </w:rPr>
                  <w:t xml:space="preserve">Check 02. Game UI → Publishing UI Requirements for exact specifications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Background images provided in all required sizes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color="e5e7eb" w:space="0" w:sz="4" w:val="single"/>
          <w:left w:color="0d9488" w:space="10" w:sz="16" w:val="single"/>
          <w:bottom w:color="auto" w:space="0" w:sz="0" w:val="none"/>
          <w:right w:color="auto" w:space="0" w:sz="0" w:val="none"/>
        </w:pBdr>
        <w:shd w:fill="ecfdf5" w:val="clear"/>
        <w:spacing w:after="0" w:before="36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🌍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766e"/>
          <w:sz w:val="30"/>
          <w:szCs w:val="30"/>
          <w:rtl w:val="0"/>
        </w:rPr>
        <w:t xml:space="preserve">5.  Localisation</w:t>
      </w:r>
      <w:r w:rsidDel="00000000" w:rsidR="00000000" w:rsidRPr="00000000">
        <w:rPr>
          <w:rFonts w:ascii="Arial" w:cs="Arial" w:eastAsia="Arial" w:hAnsi="Arial"/>
          <w:color w:val="9ca3af"/>
          <w:sz w:val="20"/>
          <w:szCs w:val="20"/>
          <w:rtl w:val="0"/>
        </w:rPr>
        <w:t xml:space="preserve">   Social English and translations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280"/>
          <w:sz w:val="18"/>
          <w:szCs w:val="18"/>
          <w:rtl w:val="0"/>
        </w:rPr>
        <w:t xml:space="preserve">SOCIAL ENGLISH (MANDATORY FOR ALL GAMES)</w:t>
      </w:r>
      <w:r w:rsidDel="00000000" w:rsidR="00000000" w:rsidRPr="00000000">
        <w:rPr>
          <w:rtl w:val="0"/>
        </w:rPr>
      </w:r>
    </w:p>
    <w:tbl>
      <w:tblPr>
        <w:tblStyle w:val="Table14"/>
        <w:tblW w:w="9520.0" w:type="dxa"/>
        <w:jc w:val="left"/>
        <w:tblBorders>
          <w:top w:color="000000" w:space="0" w:sz="0" w:val="nil"/>
          <w:left w:color="0d9488" w:space="0" w:sz="16" w:val="single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7600"/>
        <w:gridCol w:w="1400"/>
        <w:tblGridChange w:id="0">
          <w:tblGrid>
            <w:gridCol w:w="520"/>
            <w:gridCol w:w="76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Social English (en-SOCIAL) adaptation applied</w:t>
            </w:r>
            <w:sdt>
              <w:sdtPr>
                <w:id w:val="377884269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6b7280"/>
                    <w:sz w:val="18"/>
                    <w:szCs w:val="18"/>
                    <w:rtl w:val="0"/>
                  </w:rPr>
                  <w:t xml:space="preserve">   → 03. Localisation → Social English Adaptation Rules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sdt>
              <w:sdtPr>
                <w:id w:val="-670453272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2937"/>
                    <w:sz w:val="21"/>
                    <w:szCs w:val="21"/>
                    <w:rtl w:val="0"/>
                  </w:rPr>
                  <w:t xml:space="preserve">'Bet' → 'Play amount' throughout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sdt>
              <w:sdtPr>
                <w:id w:val="-1332699591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2937"/>
                    <w:sz w:val="21"/>
                    <w:szCs w:val="21"/>
                    <w:rtl w:val="0"/>
                  </w:rPr>
                  <w:t xml:space="preserve">'Payout' / 'Pays' → 'Win amount' / 'Awards' throughout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sdt>
              <w:sdtPr>
                <w:id w:val="-201985336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2937"/>
                    <w:sz w:val="21"/>
                    <w:szCs w:val="21"/>
                    <w:rtl w:val="0"/>
                  </w:rPr>
                  <w:t xml:space="preserve">'Paytable' → 'Win table' throughout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sdt>
              <w:sdtPr>
                <w:id w:val="273252468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2937"/>
                    <w:sz w:val="21"/>
                    <w:szCs w:val="21"/>
                    <w:rtl w:val="0"/>
                  </w:rPr>
                  <w:t xml:space="preserve">'Gamble' → 'Take a Chance' throughout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'Casino' replaced or removed throughout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sdt>
              <w:sdtPr>
                <w:id w:val="1550527102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2937"/>
                    <w:sz w:val="21"/>
                    <w:szCs w:val="21"/>
                    <w:rtl w:val="0"/>
                  </w:rPr>
                  <w:t xml:space="preserve">'Slot' → 'Game' throughout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sdt>
              <w:sdtPr>
                <w:id w:val="1604390690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2937"/>
                    <w:sz w:val="21"/>
                    <w:szCs w:val="21"/>
                    <w:rtl w:val="0"/>
                  </w:rPr>
                  <w:t xml:space="preserve">'Cash' / 'Money' → 'Coins' throughout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'Deposit' / 'Withdraw' replaced per glossary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sdt>
              <w:sdtPr>
                <w:id w:val="-1062303162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6b7280"/>
                    <w:sz w:val="18"/>
                    <w:szCs w:val="18"/>
                    <w:rtl w:val="0"/>
                  </w:rPr>
                  <w:t xml:space="preserve">See full glossary in 03. Localisation → Social English Adaptation Rules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280"/>
          <w:sz w:val="18"/>
          <w:szCs w:val="18"/>
          <w:rtl w:val="0"/>
        </w:rPr>
        <w:t xml:space="preserve">ADDITIONAL LANGUAGES</w:t>
      </w:r>
      <w:r w:rsidDel="00000000" w:rsidR="00000000" w:rsidRPr="00000000">
        <w:rPr>
          <w:rtl w:val="0"/>
        </w:rPr>
      </w:r>
    </w:p>
    <w:tbl>
      <w:tblPr>
        <w:tblStyle w:val="Table15"/>
        <w:tblW w:w="9520.0" w:type="dxa"/>
        <w:jc w:val="left"/>
        <w:tblBorders>
          <w:top w:color="000000" w:space="0" w:sz="0" w:val="nil"/>
          <w:left w:color="0d9488" w:space="0" w:sz="16" w:val="single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7600"/>
        <w:gridCol w:w="1400"/>
        <w:tblGridChange w:id="0">
          <w:tblGrid>
            <w:gridCol w:w="520"/>
            <w:gridCol w:w="76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Translation files provided for all supported locales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Increases operator adoption across markets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9488"/>
                <w:sz w:val="16"/>
                <w:szCs w:val="16"/>
                <w:rtl w:val="0"/>
              </w:rPr>
              <w:t xml:space="preserve">RECOMMENDED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Translation file structure matches uk.json template</w:t>
            </w:r>
            <w:sdt>
              <w:sdtPr>
                <w:id w:val="-1457496442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6b7280"/>
                    <w:sz w:val="18"/>
                    <w:szCs w:val="18"/>
                    <w:rtl w:val="0"/>
                  </w:rPr>
                  <w:t xml:space="preserve">   → 03. Localisation → locales/uk.json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9488"/>
                <w:sz w:val="16"/>
                <w:szCs w:val="16"/>
                <w:rtl w:val="0"/>
              </w:rPr>
              <w:t xml:space="preserve">RECOMMENDED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0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Fallback to English if runner returns unsupported locale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Never display raw missing-string keys to the player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top w:color="e5e7eb" w:space="0" w:sz="4" w:val="single"/>
          <w:left w:color="dc2626" w:space="10" w:sz="16" w:val="single"/>
          <w:bottom w:color="auto" w:space="0" w:sz="0" w:val="none"/>
          <w:right w:color="auto" w:space="0" w:sz="0" w:val="none"/>
        </w:pBdr>
        <w:shd w:fill="fef2f2" w:val="clear"/>
        <w:spacing w:after="0" w:before="36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🧪  </w:t>
      </w:r>
      <w:r w:rsidDel="00000000" w:rsidR="00000000" w:rsidRPr="00000000">
        <w:rPr>
          <w:rFonts w:ascii="Arial" w:cs="Arial" w:eastAsia="Arial" w:hAnsi="Arial"/>
          <w:b w:val="1"/>
          <w:bCs w:val="1"/>
          <w:color w:val="991b1b"/>
          <w:sz w:val="30"/>
          <w:szCs w:val="30"/>
          <w:rtl w:val="0"/>
        </w:rPr>
        <w:t xml:space="preserve">6.  Final Checks Before Submission</w:t>
      </w:r>
      <w:r w:rsidDel="00000000" w:rsidR="00000000" w:rsidRPr="00000000">
        <w:rPr>
          <w:rFonts w:ascii="Arial" w:cs="Arial" w:eastAsia="Arial" w:hAnsi="Arial"/>
          <w:color w:val="9ca3af"/>
          <w:sz w:val="20"/>
          <w:szCs w:val="20"/>
          <w:rtl w:val="0"/>
        </w:rPr>
        <w:t xml:space="preserve">   Self-QA before handing 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520.0" w:type="dxa"/>
        <w:jc w:val="left"/>
        <w:tblBorders>
          <w:top w:color="000000" w:space="0" w:sz="0" w:val="nil"/>
          <w:left w:color="dc2626" w:space="0" w:sz="16" w:val="single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7600"/>
        <w:gridCol w:w="1400"/>
        <w:tblGridChange w:id="0">
          <w:tblGrid>
            <w:gridCol w:w="520"/>
            <w:gridCol w:w="76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Game tested end-to-end on desktop Chrome, Firefox, Safari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Game tested on mobile (iOS Safari, Android Chrome) — portrait and landscape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All bonus game flows tested manually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FreeBets flow tested end-to-end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Max win cap triggers correctly and pays accumulated 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Replay tested for regular and bonus rounds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Connection loss mid-round tested — game resumes from correct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Multi-tab protection (state_lock) tested — second tab 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All bet levels tested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Autospin tested in basic and advanced modes with all stop 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Sound on/off, volume control, music toggle all 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Game loads and runs correctly from Docker container (not local runner)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RTP matches declared value within acceptable 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Math verified against GDD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No console errors in browser during normal gameplay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9488"/>
                <w:sz w:val="16"/>
                <w:szCs w:val="16"/>
                <w:rtl w:val="0"/>
              </w:rPr>
              <w:t xml:space="preserve">RECOMMENDED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ca3af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No 4xx/5xx API errors in network tab during normal gameplay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9488"/>
                <w:sz w:val="16"/>
                <w:szCs w:val="16"/>
                <w:rtl w:val="0"/>
              </w:rPr>
              <w:t xml:space="preserve">RECOMMENDED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top w:color="e5e7eb" w:space="8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4"/>
          <w:szCs w:val="24"/>
          <w:rtl w:val="0"/>
        </w:rPr>
        <w:t xml:space="preserve">Sign-off</w:t>
      </w:r>
      <w:r w:rsidDel="00000000" w:rsidR="00000000" w:rsidRPr="00000000">
        <w:rPr>
          <w:rtl w:val="0"/>
        </w:rPr>
      </w:r>
    </w:p>
    <w:tbl>
      <w:tblPr>
        <w:tblStyle w:val="Table17"/>
        <w:tblW w:w="95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60"/>
        <w:gridCol w:w="4760"/>
        <w:tblGridChange w:id="0">
          <w:tblGrid>
            <w:gridCol w:w="4760"/>
            <w:gridCol w:w="4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7280"/>
                <w:sz w:val="20"/>
                <w:szCs w:val="20"/>
                <w:rtl w:val="0"/>
              </w:rPr>
              <w:t xml:space="preserve">Game Provider Representative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7280"/>
                <w:sz w:val="20"/>
                <w:szCs w:val="20"/>
                <w:rtl w:val="0"/>
              </w:rPr>
              <w:t xml:space="preserve">BGaming Publishing Contact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A">
            <w:pPr>
              <w:pBdr>
                <w:bottom w:color="e5e7eb" w:space="2" w:sz="4" w:val="single"/>
              </w:pBdr>
              <w:spacing w:after="20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Name: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pBdr>
                <w:bottom w:color="e5e7eb" w:space="2" w:sz="4" w:val="single"/>
              </w:pBdr>
              <w:spacing w:after="20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Date: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C">
            <w:pPr>
              <w:pBdr>
                <w:bottom w:color="e5e7eb" w:space="2" w:sz="4" w:val="single"/>
              </w:pBdr>
              <w:spacing w:after="20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Name: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pBdr>
                <w:bottom w:color="e5e7eb" w:space="2" w:sz="4" w:val="single"/>
              </w:pBdr>
              <w:spacing w:after="20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Date: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left w:color="dc2626" w:space="10" w:sz="14" w:val="single"/>
        </w:pBdr>
        <w:shd w:fill="fef2f2" w:val="clear"/>
        <w:spacing w:after="180" w:before="120" w:lineRule="auto"/>
        <w:ind w:left="380" w:firstLine="0"/>
        <w:rPr/>
      </w:pPr>
      <w:r w:rsidDel="00000000" w:rsidR="00000000" w:rsidRPr="00000000">
        <w:rPr>
          <w:rFonts w:ascii="Arial" w:cs="Arial" w:eastAsia="Arial" w:hAnsi="Arial"/>
          <w:color w:val="dc2626"/>
          <w:sz w:val="19"/>
          <w:szCs w:val="19"/>
          <w:rtl w:val="0"/>
        </w:rPr>
        <w:t xml:space="preserve">⚠️  Incomplete submissions will be returned without entering the testing queue. For the first game from a new provider, allow 2 months from start of testing to release-ready announcement.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top w:color="e5e7eb" w:space="4" w:sz="4" w:val="single"/>
        </w:pBdr>
        <w:spacing w:before="2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8"/>
          <w:szCs w:val="18"/>
          <w:rtl w:val="0"/>
        </w:rPr>
        <w:t xml:space="preserve">Pre-Submission Checklist v1.0  ·  BGaming Publishing  ·  March 2026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260" w:top="1260" w:left="1260" w:right="126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zmitry Kantsavy" w:id="0" w:date="2026-03-02T12:49:42Z"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оч понятно, почему это в требованиях для игры. Это же API-шка раннера</w:t>
      </w:r>
    </w:p>
  </w:comment>
  <w:comment w:author="Dzmitry Kantsavy" w:id="1" w:date="2026-03-02T12:57:42Z"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be returned for every step individually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мб переформулировать</w:t>
      </w:r>
    </w:p>
  </w:comment>
  <w:comment w:author="Dzmitry Kantsavy" w:id="2" w:date="2026-03-02T12:58:21Z"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сути дублирование пред пункта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84" w15:done="0"/>
  <w15:commentEx w15:paraId="00000187" w15:done="0"/>
  <w15:commentEx w15:paraId="00000188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3">
    <w:pPr>
      <w:pBdr>
        <w:top w:color="e5e7eb" w:space="4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6b7280"/>
        <w:sz w:val="18"/>
        <w:szCs w:val="18"/>
        <w:rtl w:val="0"/>
      </w:rPr>
      <w:t xml:space="preserve">BGaming Publishing  ·  Pre-Submission Checklist  ·  v1.0</w:t>
    </w:r>
    <w:r w:rsidDel="00000000" w:rsidR="00000000" w:rsidRPr="00000000"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2">
    <w:pPr>
      <w:pBdr>
        <w:bottom w:color="1a73e8" w:space="4" w:sz="6" w:val="single"/>
      </w:pBdr>
      <w:spacing w:after="0" w:lineRule="auto"/>
      <w:rPr/>
    </w:pPr>
    <w:r w:rsidDel="00000000" w:rsidR="00000000" w:rsidRPr="00000000">
      <w:rPr>
        <w:rFonts w:ascii="Arial" w:cs="Arial" w:eastAsia="Arial" w:hAnsi="Arial"/>
        <w:color w:val="6b7280"/>
        <w:sz w:val="18"/>
        <w:szCs w:val="18"/>
        <w:rtl w:val="0"/>
      </w:rPr>
      <w:t xml:space="preserve">BGaming Publishing  ·  04. Checklists  ·  Pre-Submission Checklist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2937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2937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FgO4/hM5ABRoewLWWmXEpS+HJg==">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2026-03-02T10:32:52.970Z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